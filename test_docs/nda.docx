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w:body>
    <w:p>
      <w:pPr>
        <w:jc w:val="center"/>
        <w:rPr>
          <w:b/>
          <w:sz w:val="32"/>
          <w:szCs w:val="32"/>
        </w:rPr>
      </w:pPr>
      <w:r>
        <w:rPr>
          <w:b/>
          <w:sz w:val="32"/>
        </w:rPr>
        <w:t>MUTUAL NON-DISCLOSURE AGREEMENT</w:t>
      </w:r>
    </w:p>
    <w:p>
      <w:r>
        <w:t/>
      </w:r>
    </w:p>
    <w:p w14:paraId="20000001">
      <w:r>
        <w:t>This Mutual Non-Disclosure Agreement (“Agreement”) is entered into as of March 1, 2024 (the “Effective Date”), between Meridian Capital Partners LP, a Delaware limited partnership with its principal place of business at 200 Park Avenue, New York, NY 10166 (“Meridian”), and Helix Genomics Inc., a California corporation with its principal place of business at 4000 Shoreline Court, South San Francisco, CA 94080 (“Helix”). Meridian and Helix are exploring a potential Series A equity investment of up to USD 5,000,000 (the “Proposed Transaction”) and wish to protect confidential information exchanged in that context. The Parties are hereinafter referred to collectively as the “Parties” and individually as a “Party.”</w:t>
      </w:r>
    </w:p>
    <w:p>
      <w:r>
        <w:t/>
      </w:r>
    </w:p>
    <w:p w14:paraId="20000002">
      <w:pPr>
        <w:rPr>
          <w:b/>
          <w:sz w:val="26"/>
        </w:rPr>
      </w:pPr>
      <w:r>
        <w:rPr>
          <w:b/>
          <w:sz w:val="26"/>
        </w:rPr>
        <w:t>1.  CONFIDENTIAL INFORMATION</w:t>
      </w:r>
    </w:p>
    <w:p w14:paraId="20000003">
      <w:r>
        <w:t xml:space="preserve">“Confidential Information” means </w:t>
      </w:r>
      <w:del w:id="1" w:author="Tom Reilly" w:date="2024-03-05T10:00:00Z">
        <w:r>
          <w:delText>any and all information, whether written, oral, electronic, or in any other form, that is disclosed by one party (the “Disclosing Party”) to the other (the “Receiving Party”)</w:delText>
        </w:r>
      </w:del>
      <w:commentRangeStart w:id="1"/>
      <w:ins w:id="2" w:author="Tom Reilly" w:date="2024-03-05T10:00:00Z">
        <w:r>
          <w:t>information disclosed by the Disclosing Party that is either: (a) in writing and marked “Confidential” or “Proprietary” at the time of disclosure; or (b) if disclosed orally or visually, identified as confidential at the time of disclosure and confirmed in a written summary delivered to the Receiving Party within five (5) business days thereafter</w:t>
        </w:r>
      </w:ins>
      <w:commentRangeEnd w:id="1"/>
      <w:r>
        <w:rPr>
          <w:rStyle w:val="CommentReference"/>
        </w:rPr>
        <w:commentReference w:id="1"/>
      </w:r>
      <w:r>
        <w:rPr>
          <w:rStyle w:val="CommentReference"/>
        </w:rPr>
        <w:commentReference w:id="2"/>
      </w:r>
      <w:r>
        <w:rPr>
          <w:rStyle w:val="CommentReference"/>
        </w:rPr>
        <w:commentReference w:id="3"/>
      </w:r>
      <w:r>
        <w:t xml:space="preserve"> and that relates to the Disclosing Party’s business, technology, financial information, genomics pipeline data, clinical trial data, intellectual property, or strategic plans (“Confidential Information”). Confidential Information does not include information that: (i) is or becomes publicly known through no fault of the Receiving Party; (ii) was already known to the Receiving Party prior to disclosure, as evidenced by written records predating disclosure; (iii) is independently developed by the Receiving Party without reference to the Confidential Information; or (iv) is received from a third party without restriction and without breach of any obligation of confidentiality.</w:t>
      </w:r>
    </w:p>
    <w:p>
      <w:r>
        <w:t/>
      </w:r>
    </w:p>
    <w:p w14:paraId="20000004">
      <w:pPr>
        <w:rPr>
          <w:b/>
          <w:sz w:val="26"/>
        </w:rPr>
      </w:pPr>
      <w:r>
        <w:rPr>
          <w:b/>
          <w:sz w:val="26"/>
        </w:rPr>
        <w:t>2.  OBLIGATIONS OF RECEIVING PARTY</w:t>
      </w:r>
    </w:p>
    <w:p w14:paraId="20000005">
      <w:r>
        <w:t>The Receiving Party shall: (a) hold all Confidential Information in strict confidence, using at least the same degree of care it uses for its own confidential information of like nature, but in no event less than reasonable care; (b) not disclose Confidential Information to any third party without the prior written consent of the Disclosing Party; (c) use Confidential Information solely for evaluating and consummating the Proposed Transaction; and (d) promptly notify the Disclosing Party in writing upon discovery of any unauthorised use or disclosure of Confidential Information.</w:t>
      </w:r>
    </w:p>
    <w:p w14:paraId="20000006">
      <w:commentRangeStart w:id="6"/>
      <w:ins w:id="3" w:author="Tom Reilly" w:date="2024-03-20T14:00:00Z">
        <w:r>
          <w:t>Notwithstanding clause 2(b), the Receiving Party may disclose Confidential Information, on a strict need-to-know basis, to its directors, officers, employees, legal advisors, accountants, and financing sources (“Authorised Recipients”) who are bound by confidentiality obligations no less restrictive than those set out in this Agreement. The Receiving Party shall be responsible for any breach of this Agreement by its Authorised Recipients.</w:t>
        </w:r>
      </w:ins>
      <w:commentRangeEnd w:id="6"/>
      <w:r>
        <w:rPr>
          <w:rStyle w:val="CommentReference"/>
        </w:rPr>
        <w:commentReference w:id="6"/>
      </w:r>
      <w:r>
        <w:rPr>
          <w:rStyle w:val="CommentReference"/>
        </w:rPr>
        <w:commentReference w:id="7"/>
      </w:r>
    </w:p>
    <w:moveFrom w:id="4" w:author="Tom Reilly" w:date="2024-03-22T09:00:00Z">
      <w:p w14:paraId="20000007">
        <w:r>
          <w:t>If the Receiving Party is required by applicable law, regulation, or court order to disclose any Confidential Information, it shall: (i) give the Disclosing Party prompt written notice (where legally permissible) to allow the Disclosing Party to seek a protective order or other appropriate relief; (ii) cooperate reasonably with the Disclosing Party in connection with any such effort; and (iii) disclose only that portion of the Confidential Information that is legally required to be disclosed.</w:t>
        </w:r>
      </w:p>
    </w:moveFrom>
    <w:p>
      <w:r>
        <w:t/>
      </w:r>
    </w:p>
    <w:p w14:paraId="20000008">
      <w:pPr>
        <w:rPr>
          <w:b/>
          <w:sz w:val="26"/>
        </w:rPr>
      </w:pPr>
      <w:r>
        <w:rPr>
          <w:b/>
          <w:sz w:val="26"/>
        </w:rPr>
        <w:t>3.  RETURN OF INFORMATION</w:t>
      </w:r>
    </w:p>
    <w:p w14:paraId="20000009">
      <w:commentRangeStart w:id="14"/>
      <w:r>
        <w:t xml:space="preserve">Upon the written request of the Disclosing Party or upon termination of this Agreement, the Receiving Party shall promptly, and in any event within </w:t>
      </w:r>
      <w:del w:id="7" w:author="Priya Nair" w:date="2024-04-05T10:00:00Z">
        <w:r>
          <w:delText>sixty (60) days</w:delText>
        </w:r>
      </w:del>
      <w:ins w:id="8" w:author="Priya Nair" w:date="2024-04-05T10:00:00Z">
        <w:r>
          <w:t>thirty (30) days</w:t>
        </w:r>
      </w:ins>
      <w:r>
        <w:t>, return or certifiably destroy all Confidential Information (including all copies, notes, analyses, and derivative works) in its possession or control. Upon request, the Receiving Party shall provide a written certification signed by an authorised officer confirming such return or destruction. Notwithstanding the foregoing, the Receiving Party may retain one archival copy of Confidential Information to the extent required by applicable law or its bona fide document retention policies, provided such copy remains subject to the confidentiality obligations of this Agreement.</w:t>
      </w:r>
      <w:commentRangeEnd w:id="14"/>
      <w:r>
        <w:rPr>
          <w:rStyle w:val="CommentReference"/>
        </w:rPr>
        <w:commentReference w:id="14"/>
      </w:r>
      <w:r>
        <w:rPr>
          <w:rStyle w:val="CommentReference"/>
        </w:rPr>
        <w:commentReference w:id="15"/>
      </w:r>
    </w:p>
    <w:p>
      <w:r>
        <w:t/>
      </w:r>
    </w:p>
    <w:p w14:paraId="2000000A">
      <w:pPr>
        <w:rPr>
          <w:b/>
          <w:sz w:val="26"/>
        </w:rPr>
      </w:pPr>
      <w:r>
        <w:rPr>
          <w:b/>
          <w:sz w:val="26"/>
        </w:rPr>
        <w:t>4.  NON-SOLICITATION</w:t>
      </w:r>
    </w:p>
    <w:p w14:paraId="2000000B">
      <w:r>
        <w:t xml:space="preserve">During the term of this Agreement and for a period of </w:t>
      </w:r>
      <w:del w:id="9" w:author="Tom Reilly" w:date="2024-03-28T11:00:00Z">
        <w:r>
          <w:delText>twenty-four (24) months</w:delText>
        </w:r>
      </w:del>
      <w:commentRangeStart w:id="12"/>
      <w:ins w:id="10" w:author="Tom Reilly" w:date="2024-03-28T11:00:00Z">
        <w:r>
          <w:t>twelve (12) months</w:t>
        </w:r>
      </w:ins>
      <w:commentRangeEnd w:id="12"/>
      <w:r>
        <w:rPr>
          <w:rStyle w:val="CommentReference"/>
        </w:rPr>
        <w:commentReference w:id="12"/>
      </w:r>
      <w:r>
        <w:rPr>
          <w:rStyle w:val="CommentReference"/>
        </w:rPr>
        <w:commentReference w:id="13"/>
      </w:r>
      <w:r>
        <w:t xml:space="preserve"> following termination, neither party shall, directly or indirectly, solicit or recruit for employment any person who is then employed by the other party and with whom the first party had material contact in connection with the Proposed Transaction, without the prior written consent of the other party. This restriction shall not apply to general solicitations (such as job postings or advertisements) not specifically targeted at employees of the other party.</w:t>
      </w:r>
    </w:p>
    <w:p>
      <w:r>
        <w:t/>
      </w:r>
    </w:p>
    <w:p w14:paraId="2000000C">
      <w:pPr>
        <w:rPr>
          <w:b/>
          <w:sz w:val="26"/>
        </w:rPr>
      </w:pPr>
      <w:r>
        <w:rPr>
          <w:b/>
          <w:sz w:val="26"/>
        </w:rPr>
        <w:t>5.  TERM</w:t>
      </w:r>
    </w:p>
    <w:p w14:paraId="2000000D">
      <w:commentRangeStart w:id="4"/>
      <w:r>
        <w:t>This Agreement shall remain in effect for two (2) years</w:t>
      </w:r>
      <w:commentRangeEnd w:id="4"/>
      <w:r>
        <w:rPr>
          <w:rStyle w:val="CommentReference"/>
        </w:rPr>
        <w:commentReference w:id="4"/>
      </w:r>
      <w:r>
        <w:t xml:space="preserve"> from the Effective Date, unless earlier terminated by either Party on thirty (30) days’ prior written notice. The obligations of confidentiality shall survive termination of this Agreement for a further period of </w:t>
      </w:r>
      <w:del w:id="5" w:author="Tom Reilly" w:date="2024-04-02T09:00:00Z">
        <w:r>
          <w:delText>three (3)</w:delText>
        </w:r>
      </w:del>
      <w:commentRangeStart w:id="8"/>
      <w:ins w:id="6" w:author="Tom Reilly" w:date="2024-04-02T09:00:00Z">
        <w:r>
          <w:t>one (1)</w:t>
        </w:r>
      </w:ins>
      <w:commentRangeEnd w:id="8"/>
      <w:r>
        <w:rPr>
          <w:rStyle w:val="CommentReference"/>
        </w:rPr>
        <w:commentReference w:id="8"/>
      </w:r>
      <w:r>
        <w:rPr>
          <w:rStyle w:val="CommentReference"/>
        </w:rPr>
        <w:commentReference w:id="9"/>
      </w:r>
      <w:r>
        <w:rPr>
          <w:rStyle w:val="CommentReference"/>
        </w:rPr>
        <w:commentReference w:id="10"/>
      </w:r>
      <w:r>
        <w:t xml:space="preserve"> year following such termination.</w:t>
      </w:r>
    </w:p>
    <w:p>
      <w:r>
        <w:t/>
      </w:r>
    </w:p>
    <w:p w14:paraId="2000000E">
      <w:pPr>
        <w:rPr>
          <w:b/>
          <w:sz w:val="26"/>
        </w:rPr>
      </w:pPr>
      <w:r>
        <w:rPr>
          <w:b/>
          <w:sz w:val="26"/>
        </w:rPr>
        <w:t>6.  REMEDIES</w:t>
      </w:r>
    </w:p>
    <w:p w14:paraId="2000000F">
      <w:r>
        <w:t>The Parties acknowledge that a breach of this Agreement would cause irreparable harm for which monetary damages would be an inadequate remedy and that the precise amount of such damages would be difficult to ascertain. Accordingly, each Party shall be entitled to seek equitable relief, including injunction and specific performance, without the requirement to post a bond or other security, in addition to all other remedies available at law or in equity. In the event of a breach involving the genomics pipeline data or clinical trial data of Helix, Helix shall also be entitled to seek an accounting of profits derived from unauthorised use of such data.</w:t>
      </w:r>
    </w:p>
    <w:p>
      <w:r>
        <w:t/>
      </w:r>
    </w:p>
    <w:p w14:paraId="20000010">
      <w:pPr>
        <w:rPr>
          <w:b/>
          <w:sz w:val="26"/>
        </w:rPr>
      </w:pPr>
      <w:r>
        <w:rPr>
          <w:b/>
          <w:sz w:val="26"/>
        </w:rPr>
        <w:t>7.  COMPELLED DISCLOSURE</w:t>
      </w:r>
    </w:p>
    <w:moveTo w:id="4" w:author="Tom Reilly" w:date="2024-03-22T09:00:00Z">
      <w:p w14:paraId="20000011">
        <w:r>
          <w:t>If the Receiving Party is required by applicable law, regulation, or court order to disclose any Confidential Information, it shall: (i) give the Disclosing Party prompt written notice (where legally permissible) to allow the Disclosing Party to seek a protective order or other appropriate relief; (ii) cooperate reasonably with the Disclosing Party in connection with any such effort; and (iii) disclose only that portion of the Confidential Information that is legally required to be disclosed.</w:t>
        </w:r>
      </w:p>
    </w:moveTo>
    <w:p>
      <w:r>
        <w:t/>
      </w:r>
    </w:p>
    <w:p w14:paraId="20000012">
      <w:pPr>
        <w:rPr>
          <w:b/>
          <w:sz w:val="26"/>
        </w:rPr>
      </w:pPr>
      <w:r>
        <w:rPr>
          <w:b/>
          <w:sz w:val="26"/>
        </w:rPr>
        <w:t>8.  DISPUTE RESOLUTION</w:t>
      </w:r>
    </w:p>
    <w:p w14:paraId="20000013">
      <w:commentRangeStart w:id="5"/>
      <w:r>
        <w:t>Any dispute arising out of or relating to this Agreement that cannot be resolved by good-faith negotiation between senior representatives of the Parties within thirty (30) days of written notice of the dispute shall be submitted to binding arbitration administered by JAMS under its Streamlined Arbitration Rules and Procedures. The arbitration shall be conducted by a single arbitrator and shall take place in New York, New York. The decision of the arbitrator shall be final and binding upon the Parties and may be entered as a judgment in any court of competent jurisdiction. Each Party shall bear its own costs of the arbitration, with the arbitrator’s fees split equally.</w:t>
      </w:r>
      <w:commentRangeEnd w:id="5"/>
      <w:r>
        <w:rPr>
          <w:rStyle w:val="CommentReference"/>
        </w:rPr>
        <w:commentReference w:id="5"/>
      </w:r>
    </w:p>
    <w:p>
      <w:r>
        <w:t/>
      </w:r>
    </w:p>
    <w:p w14:paraId="20000014">
      <w:pPr>
        <w:rPr>
          <w:b/>
          <w:sz w:val="26"/>
        </w:rPr>
      </w:pPr>
      <w:r>
        <w:rPr>
          <w:b/>
          <w:sz w:val="26"/>
        </w:rPr>
        <w:t>9.  GENERAL</w:t>
      </w:r>
    </w:p>
    <w:p w14:paraId="20000015">
      <w:r>
        <w:t>This Agreement constitutes the entire agreement between the Parties relating to the subject matter hereof and supersedes all prior discussions and agreements with respect thereto. This Agreement may be amended only by a written instrument signed by authorised representatives of both Parties. No failure or delay by a Party in exercising any right hereunder shall constitute a waiver of that right. This Agreement shall be governed by the laws of the State of Delaware without regard to its conflict-of-laws principles. If any provision is unenforceable, that provision shall be modified to the minimum extent necessary to make it enforceable and the remaining provisions shall continue in full force. This Agreement may be executed in counterparts, each of which shall constitute an original, and electronic signatures shall be deemed valid.</w:t>
      </w:r>
    </w:p>
    <w:sectPr/>
  </w:body>
</w:document>
</file>

<file path=word/comments.xml><?xml version="1.0" encoding="utf-8"?>
<w:comments xmlns:w="http://schemas.openxmlformats.org/wordprocessingml/2006/main" xmlns:w14="http://schemas.microsoft.com/office/word/2010/wordml" xmlns:w15="http://schemas.microsoft.com/office/word/2012/wordml">
  <w:comment w:id="1" w:author="Tom Reilly" w:date="2024-03-05T10:00:00Z" w:initials="TR">
    <w:p w14:paraId="D0000001" w14:textId="FFFFFFFF">
      <w:pPr>
        <w:pStyle w:val="CommentText"/>
      </w:pPr>
      <w:r>
        <w:rPr>
          <w:rStyle w:val="CommentReference"/>
        </w:rPr>
        <w:annotationRef/>
      </w:r>
      <w:r>
        <w:t>This definition is far too broad. “Any and all information in any form” would sweep in casual hallway conversations, publicly available press releases, and information Helix has no intent to protect. From a practical standpoint it creates uncertainty about what is actually covered. We need either a marking requirement or a reasonable specificity threshold. I’ve proposed tighter language in tracked changes.</w:t>
      </w:r>
    </w:p>
  </w:comment>
  <w:comment w:id="2" w:author="Priya Nair" w:date="2024-03-06T09:00:00Z" w:initials="PN">
    <w:p w14:paraId="D0000002" w14:textId="FFFFFFFF">
      <w:pPr>
        <w:pStyle w:val="CommentText"/>
      </w:pPr>
      <w:r>
        <w:rPr>
          <w:rStyle w:val="CommentReference"/>
        </w:rPr>
        <w:annotationRef/>
      </w:r>
      <w:r>
        <w:t>Tom, the broad definition is intentional and standard in Meridian’s investment NDA template. We share materials verbally in data room sessions and on analyst calls — a marking requirement would leave us exposed for anything disclosed orally. Meridian’s position is to revert to the original language. We can discuss on a call if needed.</w:t>
      </w:r>
    </w:p>
  </w:comment>
  <w:comment w:id="3" w:author="Tom Reilly" w:date="2024-03-07T08:30:00Z" w:initials="TR">
    <w:p w14:paraId="D0000003" w14:textId="FFFFFFFF">
      <w:pPr>
        <w:pStyle w:val="CommentText"/>
      </w:pPr>
      <w:r>
        <w:rPr>
          <w:rStyle w:val="CommentReference"/>
        </w:rPr>
        <w:annotationRef/>
      </w:r>
      <w:r>
        <w:t>I understand the concern about oral disclosures. Proposed compromise: keep the written marking requirement but add a catch-all covering oral disclosures that are confirmed in writing within 5 business days. This is the NVCA standard formulation and gives you the protection you need while providing Helix the certainty our board requires before we open the technical data room. I’ve drafted this in the tracked changes above.</w:t>
      </w:r>
    </w:p>
  </w:comment>
  <w:comment w:id="4" w:author="Priya Nair" w:date="2024-03-10T11:00:00Z" w:initials="PN">
    <w:p w14:paraId="D0000004" w14:textId="FFFFFFFF">
      <w:pPr>
        <w:pStyle w:val="CommentText"/>
      </w:pPr>
      <w:r>
        <w:rPr>
          <w:rStyle w:val="CommentReference"/>
        </w:rPr>
        <w:annotationRef/>
      </w:r>
      <w:r>
        <w:t>Should we include a standstill provision preventing Helix from approaching Meridian’s portfolio companies (list attached as Annex 1) during the two-year term? Given that Meridian has portfolio companies operating in adjacent genomics and diagnostics spaces, this is something we typically require in Series A investment NDAs. Please advise.</w:t>
      </w:r>
    </w:p>
  </w:comment>
  <w:comment w:id="5" w:author="Alex Foster" w:date="2024-03-15T17:30:00Z" w:initials="AF">
    <w:p w14:paraId="D0000005" w14:textId="FFFFFFFF">
      <w:pPr>
        <w:pStyle w:val="CommentText"/>
      </w:pPr>
      <w:r>
        <w:rPr>
          <w:rStyle w:val="CommentReference"/>
        </w:rPr>
        <w:annotationRef/>
      </w:r>
      <w:r>
        <w:t>Hi all — just looped in by Tom. Quick question: does this NDA cover our CRISPR-Cas12 pipeline data specifically? That’s the crown jewel and the basis for the USD 5M valuation. Before we start sharing the technical data room (Phase 2 data, IND filings, partnership term sheets) I want to be absolutely sure it’s airtight. Thanks — Alex</w:t>
      </w:r>
    </w:p>
  </w:comment>
  <w:comment w:id="6" w:author="Tom Reilly" w:date="2024-03-20T14:00:00Z" w:initials="TR">
    <w:p w14:paraId="D0000006" w14:textId="FFFFFFFF">
      <w:pPr>
        <w:pStyle w:val="CommentText"/>
      </w:pPr>
      <w:r>
        <w:rPr>
          <w:rStyle w:val="CommentReference"/>
        </w:rPr>
        <w:annotationRef/>
      </w:r>
      <w:r>
        <w:t>We need an explicit carve-out permitting disclosure to our legal counsel, auditors (Deloitte), and financing sources (our bridge lender, Pacific Ventures). Without this, Helix’s CFO cannot involve the accountants in due diligence financial review, which is a non-starter for the Series A process. This is a standard carve-out in all investment NDAs.</w:t>
      </w:r>
    </w:p>
  </w:comment>
  <w:comment w:id="7" w:author="Priya Nair" w:date="2024-03-21T09:00:00Z" w:initials="PN">
    <w:p w14:paraId="D0000007" w14:textId="FFFFFFFF">
      <w:pPr>
        <w:pStyle w:val="CommentText"/>
      </w:pPr>
      <w:r>
        <w:rPr>
          <w:rStyle w:val="CommentReference"/>
        </w:rPr>
        <w:annotationRef/>
      </w:r>
      <w:r>
        <w:t>Meridian can accept a carve-out for Authorised Recipients on a need-to-know basis, provided such persons are bound by confidentiality obligations materially no less restrictive than this Agreement and that Helix remains responsible for any breach by its advisors. I’ve noted the conditions in the revised clause. Please confirm the language is workable for your team.</w:t>
      </w:r>
    </w:p>
  </w:comment>
  <w:comment w:id="8" w:author="Priya Nair" w:date="2024-04-02T09:00:00Z" w:initials="PN">
    <w:p w14:paraId="D0000008" w14:textId="FFFFFFFF">
      <w:pPr>
        <w:pStyle w:val="CommentText"/>
      </w:pPr>
      <w:r>
        <w:rPr>
          <w:rStyle w:val="CommentReference"/>
        </w:rPr>
        <w:annotationRef/>
      </w:r>
      <w:r>
        <w:t>Three years survival is standard for investment NDAs of this type and was in Meridian’s template. One year is wholly insufficient for the information we are sharing here — particularly the pipeline valuation models and the Phase 2 clinical data which will not be public for at least 18–24 months. Please revert to three years.</w:t>
      </w:r>
    </w:p>
  </w:comment>
  <w:comment w:id="9" w:author="Tom Reilly" w:date="2024-04-03T10:00:00Z" w:initials="TR">
    <w:p w14:paraId="D0000009" w14:textId="FFFFFFFF">
      <w:pPr>
        <w:pStyle w:val="CommentText"/>
      </w:pPr>
      <w:r>
        <w:rPr>
          <w:rStyle w:val="CommentReference"/>
        </w:rPr>
        <w:annotationRef/>
      </w:r>
      <w:r>
        <w:t>Priya, Helix is a growth-stage company and our Series A investors have flagged long-tail confidentiality obligations as a diligence concern. The genomics landscape moves rapidly — information that is commercially sensitive today (e.g., the Cas12 target identification data) is likely to be published or patented within 18 months. One year post-term reflects that reality. We genuinely cannot accept three years.</w:t>
      </w:r>
    </w:p>
  </w:comment>
  <w:comment w:id="10" w:author="Priya Nair" w:date="2024-04-04T08:00:00Z" w:initials="PN">
    <w:p w14:paraId="D000000A" w14:textId="FFFFFFFF">
      <w:pPr>
        <w:pStyle w:val="CommentText"/>
      </w:pPr>
      <w:r>
        <w:rPr>
          <w:rStyle w:val="CommentReference"/>
        </w:rPr>
        <w:annotationRef/>
      </w:r>
      <w:r>
        <w:t>Understood the rationale. Meridian can meet at two (2) years provided the pipeline valuation models and any Phase 2 clinical data are explicitly designated as a longer-protected category (minimum three years) in an annex to this Agreement. Happy to draft the annex language. Let’s discuss on the Thursday call.</w:t>
      </w:r>
    </w:p>
  </w:comment>
  <w:comment w:id="11" w:author="Alex Foster" w:date="2024-03-12T15:00:00Z" w:initials="AF">
    <w:p w14:paraId="D000000B" w14:textId="FFFFFFFF">
      <w:pPr>
        <w:pStyle w:val="CommentText"/>
      </w:pPr>
      <w:r>
        <w:rPr>
          <w:rStyle w:val="CommentReference"/>
        </w:rPr>
        <w:annotationRef/>
      </w:r>
      <w:r>
        <w:t>Priya / Tom — quick practical question: once both parties sign this NDA, how long before we can open the Phase 2 data room? Helix’s board has given us a 90-day exclusivity window starting March 1 and we’re already 12 days in. The data room needs to be open by March 25 at the latest for the timeline to work. Can we expedite signature?</w:t>
      </w:r>
    </w:p>
  </w:comment>
  <w:comment w:id="12" w:author="Tom Reilly" w:date="2024-03-28T11:00:00Z" w:initials="TR">
    <w:p w14:paraId="D000000C" w14:textId="FFFFFFFF">
      <w:pPr>
        <w:pStyle w:val="CommentText"/>
      </w:pPr>
      <w:r>
        <w:rPr>
          <w:rStyle w:val="CommentReference"/>
        </w:rPr>
        <w:annotationRef/>
      </w:r>
      <w:r>
        <w:t>Twenty-four months non-solicitation is excessive and unusual in an NDA of this type. For a Series A process involving fewer than five Helix employees, a 24-month restriction on recruiting would effectively freeze Helix’s ability to hire senior talent — several of our key scientific staff are active in the Meridian portfolio network. We propose twelve (12) months maximum.</w:t>
      </w:r>
    </w:p>
  </w:comment>
  <w:comment w:id="13" w:author="Priya Nair" w:date="2024-03-29T09:00:00Z" w:initials="PN">
    <w:p w14:paraId="D000000D" w14:textId="FFFFFFFF">
      <w:pPr>
        <w:pStyle w:val="CommentText"/>
      </w:pPr>
      <w:r>
        <w:rPr>
          <w:rStyle w:val="CommentReference"/>
        </w:rPr>
        <w:annotationRef/>
      </w:r>
      <w:r>
        <w:t>Meridian’s standard for investment NDAs is 24 months, reflecting the length of the post-investment relationship and the depth of access our team will have to Helix personnel during due diligence. That said, we recognise this is longer than market for a pre-investment NDA. Meridian will consider eighteen (18) months as a compromise, but cannot go below that given our portfolio conflict concerns.</w:t>
      </w:r>
    </w:p>
  </w:comment>
  <w:comment w:id="14" w:author="Priya Nair" w:date="2024-04-08T10:00:00Z" w:initials="PN">
    <w:p w14:paraId="D000000E" w14:textId="FFFFFFFF">
      <w:pPr>
        <w:pStyle w:val="CommentText"/>
      </w:pPr>
      <w:r>
        <w:rPr>
          <w:rStyle w:val="CommentReference"/>
        </w:rPr>
        <w:annotationRef/>
      </w:r>
      <w:r>
        <w:t>On Section 3: sixty days is too long for return of materials in an investment context where the deal may not proceed. If the Proposed Transaction is not consummated, Meridian needs its financial models and board presentation materials back within thirty days. I’ve updated the clause — please confirm this is workable.</w:t>
      </w:r>
    </w:p>
  </w:comment>
  <w:comment w:id="15" w:author="Diane Wu" w:date="2024-04-10T14:00:00Z" w:initials="DW">
    <w:p w14:paraId="D000000F" w14:textId="FFFFFFFF">
      <w:pPr>
        <w:pStyle w:val="CommentText"/>
      </w:pPr>
      <w:r>
        <w:rPr>
          <w:rStyle w:val="CommentReference"/>
        </w:rPr>
        <w:annotationRef/>
      </w:r>
      <w:r>
        <w:t>Confirmed from Meridian’s side — thirty days is workable and consistent with our operational capacity. All open issues on my review list are now resolved. Priya, please coordinate with Tom on final execution logistics. We are targeting signature by April 15 to preserve the Helix exclusivity window.</w:t>
      </w:r>
    </w:p>
  </w:comment>
</w:comments>
</file>

<file path=word/commentsExtended.xml><?xml version="1.0" encoding="utf-8"?>
<w15:commentsEx xmlns:w15="http://schemas.microsoft.com/office/word/2012/wordml">
  <w15:commentEx w15:paraId="D0000001" w15:done="0"/>
  <w15:commentEx w15:paraId="D0000002" w15:done="0" w15:paraIdParent="D0000001"/>
  <w15:commentEx w15:paraId="D0000003" w15:done="0" w15:paraIdParent="D0000001"/>
  <w15:commentEx w15:paraId="D0000004" w15:done="0"/>
  <w15:commentEx w15:paraId="D0000005" w15:done="0"/>
  <w15:commentEx w15:paraId="D0000006" w15:done="0"/>
  <w15:commentEx w15:paraId="D0000007" w15:done="0" w15:paraIdParent="D0000006"/>
  <w15:commentEx w15:paraId="D0000008" w15:done="0"/>
  <w15:commentEx w15:paraId="D0000009" w15:done="0" w15:paraIdParent="D0000008"/>
  <w15:commentEx w15:paraId="D000000A" w15:done="0" w15:paraIdParent="D0000008"/>
  <w15:commentEx w15:paraId="D000000B" w15:done="0"/>
  <w15:commentEx w15:paraId="D000000C" w15:done="0"/>
  <w15:commentEx w15:paraId="D000000D" w15:done="0" w15:paraIdParent="D000000C"/>
  <w15:commentEx w15:paraId="D000000E" w15:done="0"/>
  <w15:commentEx w15:paraId="D000000F" w15:done="0" w15:paraIdParent="D000000E"/>
</w15:commentsEx>
</file>

<file path=word/commentsIds.xml><?xml version="1.0" encoding="utf-8"?>
<w16cid:commentsIds xmlns:w16cid="http://schemas.microsoft.com/office/word/2016/wordml/cid">
  <w16cid:commentId w16cid:paraId="D0000001" w16cid:durableId="1"/>
  <w16cid:commentId w16cid:paraId="D0000002" w16cid:durableId="2"/>
  <w16cid:commentId w16cid:paraId="D0000003" w16cid:durableId="3"/>
  <w16cid:commentId w16cid:paraId="D0000004" w16cid:durableId="4"/>
  <w16cid:commentId w16cid:paraId="D0000005" w16cid:durableId="5"/>
  <w16cid:commentId w16cid:paraId="D0000006" w16cid:durableId="6"/>
  <w16cid:commentId w16cid:paraId="D0000007" w16cid:durableId="7"/>
  <w16cid:commentId w16cid:paraId="D0000008" w16cid:durableId="8"/>
  <w16cid:commentId w16cid:paraId="D0000009" w16cid:durableId="9"/>
  <w16cid:commentId w16cid:paraId="D000000A" w16cid:durableId="10"/>
  <w16cid:commentId w16cid:paraId="D000000B" w16cid:durableId="11"/>
  <w16cid:commentId w16cid:paraId="D000000C" w16cid:durableId="12"/>
  <w16cid:commentId w16cid:paraId="D000000D" w16cid:durableId="13"/>
  <w16cid:commentId w16cid:paraId="D000000E" w16cid:durableId="14"/>
  <w16cid:commentId w16cid:paraId="D000000F" w16cid:durableId="15"/>
</w16cid:commentsIds>
</file>

<file path=word/styles.xml><?xml version="1.0" encoding="utf-8"?>
<w:styles xmlns:w="http://schemas.openxmlformats.org/wordprocessingml/2006/main">
  <w:style w:type="paragraph" w:default="1" w:styleId="Normal">
    <w:name w:val="Normal"/>
    <w:rPr>
      <w:sz w:val="24"/>
      <w:szCs w:val="24"/>
    </w:rPr>
  </w:style>
  <w:style w:type="character" w:styleId="CommentReference">
    <w:name w:val="Comment Reference"/>
    <w:rPr>
      <w:sz w:val="16"/>
    </w:rPr>
  </w:style>
  <w:style w:type="paragraph" w:styleId="CommentText">
    <w:name w:val="Comment Text"/>
    <w:pPr/>
    <w:rPr>
      <w:sz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microsoft.com/office/2011/relationships/commentsExtended" Target="commentsExtended.xml"/><Relationship Id="rId4" Type="http://schemas.microsoft.com/office/2016/09/relationships/commentsIds" Target="commentsIds.xml"/></Relationships>
</file>