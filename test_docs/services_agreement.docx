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w:body>
    <w:p>
      <w:pPr>
        <w:jc w:val="center"/>
        <w:rPr>
          <w:b/>
          <w:sz w:val="32"/>
          <w:szCs w:val="32"/>
        </w:rPr>
      </w:pPr>
      <w:r>
        <w:rPr>
          <w:b/>
          <w:sz w:val="32"/>
        </w:rPr>
        <w:t>SOFTWARE DEVELOPMENT SERVICES AGREEMENT</w:t>
      </w:r>
    </w:p>
    <w:p>
      <w:r>
        <w:t/>
      </w:r>
    </w:p>
    <w:p w14:paraId="10000001">
      <w:r>
        <w:t xml:space="preserve">This Software Development Services Agreement (the “Agreement”) is entered into as of </w:t>
      </w:r>
      <w:commentRangeStart w:id="1"/>
      <w:r>
        <w:t>January 15, 2024</w:t>
      </w:r>
      <w:commentRangeEnd w:id="1"/>
      <w:r>
        <w:rPr>
          <w:rStyle w:val="CommentReference"/>
        </w:rPr>
        <w:commentReference w:id="1"/>
      </w:r>
      <w:r>
        <w:t xml:space="preserve"> (the “Effective Date”), between Acme Corporation, a New York corporation with its principal place of business at 350 Fifth Avenue, New York, NY 10118 (“Client”), and TechVenture Ltd., a Delaware corporation with its principal place of business at 1 Market Street, Suite 900, San Francisco, CA 94105 (“Service Provider”) (together, the “Parties”). The total fixed fee under this Agreement is USD 150,000, payable in milestones as set out in Section 2. This Agreement supersedes all prior negotiations and the Letter of Intent dated December 1, 2023.</w:t>
      </w:r>
    </w:p>
    <w:p>
      <w:r>
        <w:t/>
      </w:r>
    </w:p>
    <w:p w14:paraId="10000002">
      <w:pPr>
        <w:rPr>
          <w:b/>
          <w:sz w:val="26"/>
        </w:rPr>
      </w:pPr>
      <w:r>
        <w:rPr>
          <w:b/>
          <w:sz w:val="26"/>
        </w:rPr>
        <w:t>1.  SERVICES</w:t>
      </w:r>
    </w:p>
    <w:p w14:paraId="10000003">
      <w:r>
        <w:t xml:space="preserve">Service Provider agrees to </w:t>
      </w:r>
      <w:del w:id="1" w:author="Sarah Chen" w:date="2024-01-20T09:00:00Z">
        <w:r>
          <w:delText>develop, test, deploy, and maintain</w:delText>
        </w:r>
      </w:del>
      <w:ins w:id="2" w:author="Sarah Chen" w:date="2024-01-20T09:00:00Z">
        <w:r>
          <w:t>develop and deliver</w:t>
        </w:r>
      </w:ins>
      <w:r>
        <w:t xml:space="preserve"> a custom inventory management software system (the “Software”) for Client’s warehouse operations across its three (3) distribution centres located in Newark (NJ), Columbus (OH), and Atlanta (GA). The Software shall integrate with Client’s existing SAP ERP platform (version 4.7) via REST API and shall support a minimum of 500 concurrent users with a page-load response time not exceeding 2 seconds under normal operating conditions. </w:t>
      </w:r>
      <w:commentRangeStart w:id="2"/>
      <w:r>
        <w:t>Service Provider shall provide all necessary personnel, equipment, and resources required to complete the Services.</w:t>
      </w:r>
      <w:commentRangeEnd w:id="2"/>
      <w:r>
        <w:rPr>
          <w:rStyle w:val="CommentReference"/>
        </w:rPr>
        <w:commentReference w:id="2"/>
      </w:r>
    </w:p>
    <w:p>
      <w:r>
        <w:t/>
      </w:r>
    </w:p>
    <w:moveFrom w:id="3" w:author="Marcus Webb" w:date="2024-01-25T14:00:00Z">
      <w:p w14:paraId="10000004">
        <w:pPr>
          <w:rPr>
            <w:b/>
            <w:sz w:val="26"/>
          </w:rPr>
        </w:pPr>
        <w:r>
          <w:rPr>
            <w:b/>
            <w:sz w:val="26"/>
          </w:rPr>
          <w:t>2.  DELIVERABLES</w:t>
        </w:r>
      </w:p>
      <w:p w14:paraId="10000005">
        <w:r>
          <w:t>Service Provider shall deliver the Software in three (3) phases as set out in the project schedule attached as Exhibit B. Phase 1 (Requirements &amp; Architecture) shall be completed by March 31, 2024; Phase 2 (Development &amp; Integration) by June 30, 2024; Phase 3 (UAT &amp; Go-Live) by September 30, 2024. Each phase shall conclude with a written acceptance sign-off from Client within ten (10) business days of delivery. Failure to provide written rejection within that period shall constitute deemed acceptance.</w:t>
        </w:r>
      </w:p>
    </w:moveFrom>
    <w:p>
      <w:r>
        <w:t/>
      </w:r>
    </w:p>
    <w:p w14:paraId="10000006">
      <w:pPr>
        <w:rPr>
          <w:b/>
          <w:sz w:val="26"/>
        </w:rPr>
      </w:pPr>
      <w:r>
        <w:rPr>
          <w:b/>
          <w:sz w:val="26"/>
        </w:rPr>
        <w:t>2.  FEE SCHEDULE</w:t>
      </w:r>
    </w:p>
    <w:p w14:paraId="10000007">
      <w:commentRangeStart w:id="16"/>
      <w:r>
        <w:t>The fixed fee of USD 150,000 is payable in three (3) milestone instalments as follows:</w:t>
      </w:r>
      <w:commentRangeEnd w:id="16"/>
      <w:r>
        <w:rPr>
          <w:rStyle w:val="CommentReference"/>
        </w:rPr>
        <w:commentReference w:id="16"/>
      </w:r>
    </w:p>
    <w:p w14:paraId="10000008">
      <w:r>
        <w:t>Phase 1 — Requirements &amp; Architecture: USD 45,000, due within fifteen (15) calendar days of Client’s written acceptance of the Phase 1 deliverables.</w:t>
      </w:r>
    </w:p>
    <w:p w14:paraId="10000009">
      <w:r>
        <w:t>Phase 2 — Development &amp; Integration: USD 60,000, due within fifteen (15) calendar days of Client’s written acceptance of the Phase 2 deliverables.</w:t>
      </w:r>
    </w:p>
    <w:p w14:paraId="1000000A">
      <w:r>
        <w:t xml:space="preserve">Phase 3 — UAT &amp; Go-Live: </w:t>
      </w:r>
      <w:del w:id="20" w:author="Sarah Chen" w:date="2024-01-28T10:00:00Z">
        <w:r>
          <w:delText>USD 50,000</w:delText>
        </w:r>
      </w:del>
      <w:commentRangeStart w:id="17"/>
      <w:ins w:id="21" w:author="Sarah Chen" w:date="2024-01-28T10:00:00Z">
        <w:r>
          <w:t>USD 45,000</w:t>
        </w:r>
      </w:ins>
      <w:commentRangeEnd w:id="17"/>
      <w:r>
        <w:rPr>
          <w:rStyle w:val="CommentReference"/>
        </w:rPr>
        <w:commentReference w:id="17"/>
      </w:r>
      <w:r>
        <w:rPr>
          <w:rStyle w:val="CommentReference"/>
        </w:rPr>
        <w:commentReference w:id="18"/>
      </w:r>
      <w:r>
        <w:rPr>
          <w:rStyle w:val="CommentReference"/>
        </w:rPr>
        <w:commentReference w:id="19"/>
      </w:r>
      <w:r>
        <w:t>, due within fifteen (15) calendar days of Client’s written acceptance of the final deliverables and successful completion of user acceptance testing (“UAT”).</w:t>
      </w:r>
    </w:p>
    <w:p w14:paraId="1000000B">
      <w:r>
        <w:t>In addition to the fixed fee, Client shall pay Service Provider a monthly support retainer of USD 8,500 per month for a period of twelve (12) months following the Go-Live date (total support fee: USD 102,000). The retainer covers up to forty (40) hours of maintenance, bug-fixes, and minor enhancements per month. Hours in excess of forty (40) shall be billed at USD 175 per hour.</w:t>
      </w:r>
    </w:p>
    <w:p>
      <w:r>
        <w:t/>
      </w:r>
    </w:p>
    <w:moveFrom w:id="4" w:author="Sarah Chen" w:date="2024-02-20T11:00:00Z">
      <w:p w14:paraId="1000000C">
        <w:r>
          <w:t>Service Provider shall implement and maintain appropriate technical and organisational measures to protect Client’s data processed under this Agreement, including at minimum: AES-256 encryption at rest and in transit; role-based access controls; annual penetration testing by a qualified third party; and incident response procedures capable of notifying Client within 72 hours of discovery of any personal data breach. Service Provider shall not transfer Client data outside the United States without Client’s prior written consent.</w:t>
        </w:r>
      </w:p>
    </w:moveFrom>
    <w:p>
      <w:r>
        <w:t/>
      </w:r>
    </w:p>
    <w:p w14:paraId="1000000D">
      <w:pPr>
        <w:rPr>
          <w:b/>
          <w:sz w:val="26"/>
        </w:rPr>
      </w:pPr>
      <w:r>
        <w:rPr>
          <w:b/>
          <w:sz w:val="26"/>
        </w:rPr>
        <w:t>3.  PAYMENT TERMS</w:t>
      </w:r>
    </w:p>
    <w:p w14:paraId="1000000E">
      <w:r>
        <w:t xml:space="preserve">Client shall pay Service Provider’s invoices within </w:t>
      </w:r>
      <w:del w:id="5" w:author="Sarah Chen" w:date="2024-01-22T14:00:00Z">
        <w:r>
          <w:delText>forty-five (45) business</w:delText>
        </w:r>
      </w:del>
      <w:ins w:id="6" w:author="Sarah Chen" w:date="2024-01-22T14:00:00Z">
        <w:r>
          <w:t xml:space="preserve"> </w:t>
        </w:r>
      </w:ins>
      <w:commentRangeStart w:id="3"/>
      <w:ins w:id="7" w:author="Sarah Chen" w:date="2024-01-22T14:00:00Z">
        <w:r>
          <w:t>thirty (30) calendar</w:t>
        </w:r>
      </w:ins>
      <w:commentRangeEnd w:id="3"/>
      <w:r>
        <w:rPr>
          <w:rStyle w:val="CommentReference"/>
        </w:rPr>
        <w:commentReference w:id="3"/>
      </w:r>
      <w:r>
        <w:rPr>
          <w:rStyle w:val="CommentReference"/>
        </w:rPr>
        <w:commentReference w:id="4"/>
      </w:r>
      <w:r>
        <w:rPr>
          <w:rStyle w:val="CommentReference"/>
        </w:rPr>
        <w:commentReference w:id="5"/>
      </w:r>
      <w:r>
        <w:t xml:space="preserve"> days of receipt of a valid invoice. Late payments shall accrue interest at the rate of 1.5 % per month (18 % per annum) on the outstanding balance from the due date until the date of actual payment. Service Provider may suspend performance on five (5) business days’ written notice if any invoice exceeding USD 5,000 remains unpaid after its due date. All fees are exclusive of applicable sales, use, or value-added taxes, which shall be borne by Client. Invoices shall be submitted electronically to accounts.payable@acmecorp.com.</w:t>
      </w:r>
    </w:p>
    <w:p>
      <w:r>
        <w:t/>
      </w:r>
    </w:p>
    <w:p w14:paraId="1000000F">
      <w:pPr>
        <w:rPr>
          <w:b/>
          <w:sz w:val="26"/>
        </w:rPr>
      </w:pPr>
      <w:r>
        <w:rPr>
          <w:b/>
          <w:sz w:val="26"/>
        </w:rPr>
        <w:t>4.  INTELLECTUAL PROPERTY</w:t>
      </w:r>
    </w:p>
    <w:p w14:paraId="10000010">
      <w:r>
        <w:t xml:space="preserve">All intellectual property rights in any work product, deliverables, source code, documentation, or software created by Service Provider specifically for Client under this Agreement shall vest </w:t>
      </w:r>
      <w:del w:id="8" w:author="Sarah Chen" w:date="2024-01-20T09:00:00Z">
        <w:r>
          <w:delText>jointly in both parties</w:delText>
        </w:r>
      </w:del>
      <w:commentRangeStart w:id="6"/>
      <w:ins w:id="9" w:author="Sarah Chen" w:date="2024-01-20T09:00:00Z">
        <w:r>
          <w:t>solely in Client</w:t>
        </w:r>
      </w:ins>
      <w:commentRangeEnd w:id="6"/>
      <w:r>
        <w:rPr>
          <w:rStyle w:val="CommentReference"/>
        </w:rPr>
        <w:commentReference w:id="6"/>
      </w:r>
      <w:r>
        <w:rPr>
          <w:rStyle w:val="CommentReference"/>
        </w:rPr>
        <w:commentReference w:id="7"/>
      </w:r>
      <w:r>
        <w:t xml:space="preserve"> upon receipt of full payment of all outstanding invoices. Service Provider hereby assigns, and agrees to cause its personnel to assign, all such intellectual property rights to Client and shall execute any documents necessary to perfect that assignment, including any patent assignment deeds and copyright transfer instruments.</w:t>
      </w:r>
    </w:p>
    <w:p w14:paraId="10000011">
      <w:ins w:id="10" w:author="Marcus Webb" w:date="2024-01-24T11:30:00Z">
        <w:r>
          <w:t>Notwithstanding the foregoing, Service Provider retains all rights in and to its pre-existing intellectual property, proprietary tools, frameworks, libraries, and general methodologies developed independently of this Agreement (“Background IP”). A non-exhaustive list of Background IP is set out in Exhibit C. Client is granted a perpetual, non-exclusive, royalty-free licence to use Background IP solely to the extent embedded in or necessary to operate the deliverables.</w:t>
        </w:r>
      </w:ins>
    </w:p>
    <w:p>
      <w:r>
        <w:t/>
      </w:r>
    </w:p>
    <w:p w14:paraId="10000012">
      <w:pPr>
        <w:rPr>
          <w:b/>
          <w:sz w:val="26"/>
        </w:rPr>
      </w:pPr>
      <w:r>
        <w:rPr>
          <w:b/>
          <w:sz w:val="26"/>
        </w:rPr>
        <w:t>5.  WARRANTIES</w:t>
      </w:r>
    </w:p>
    <w:p w14:paraId="10000013">
      <w:r>
        <w:t xml:space="preserve">Service Provider warrants that: (a) the Software will perform materially in accordance with the functional specifications in Exhibit A for a period of </w:t>
      </w:r>
      <w:del w:id="15" w:author="Marcus Webb" w:date="2024-02-08T10:00:00Z">
        <w:r>
          <w:delText>twelve (12) months</w:delText>
        </w:r>
      </w:del>
      <w:commentRangeStart w:id="20"/>
      <w:ins w:id="16" w:author="Marcus Webb" w:date="2024-02-08T10:00:00Z">
        <w:r>
          <w:t>six (6) months</w:t>
        </w:r>
      </w:ins>
      <w:commentRangeEnd w:id="20"/>
      <w:r>
        <w:rPr>
          <w:rStyle w:val="CommentReference"/>
        </w:rPr>
        <w:commentReference w:id="20"/>
      </w:r>
      <w:r>
        <w:rPr>
          <w:rStyle w:val="CommentReference"/>
        </w:rPr>
        <w:commentReference w:id="21"/>
      </w:r>
      <w:r>
        <w:t xml:space="preserve"> following Go-Live (“Warranty Period”); (b) the Software will not contain any malicious code, viruses, or undisclosed disabling mechanisms; (c) Service Provider has full right and authority to enter into this Agreement and to grant the rights granted herein; and (d) the Software, when delivered, will not infringe any third-party intellectual property rights. During the Warranty Period, Service Provider shall remedy any material defect within ten (10) business days of written notice at no additional charge. EXCEPT AS SET OUT IN THIS SECTION, THE SOFTWARE IS PROVIDED “AS IS” AND ALL OTHER WARRANTIES ARE DISCLAIMED.</w:t>
      </w:r>
    </w:p>
    <w:p>
      <w:r>
        <w:t/>
      </w:r>
    </w:p>
    <w:p w14:paraId="10000014">
      <w:pPr>
        <w:rPr>
          <w:b/>
          <w:sz w:val="26"/>
        </w:rPr>
      </w:pPr>
      <w:r>
        <w:rPr>
          <w:b/>
          <w:sz w:val="26"/>
        </w:rPr>
        <w:t>6.  LIMITATION OF LIABILITY</w:t>
      </w:r>
    </w:p>
    <w:p w14:paraId="10000015">
      <w:r>
        <w:t xml:space="preserve">TO THE MAXIMUM EXTENT PERMITTED BY APPLICABLE LAW, NEITHER PARTY SHALL BE LIABLE TO THE OTHER FOR ANY INDIRECT, INCIDENTAL, SPECIAL, PUNITIVE, OR CONSEQUENTIAL DAMAGES, INCLUDING LOSS OF PROFITS, LOSS OF DATA, OR LOSS OF BUSINESS, EVEN IF ADVISED OF THE POSSIBILITY OF SUCH DAMAGES. IN NO EVENT SHALL SERVICE PROVIDER’S AGGREGATE LIABILITY UNDER OR RELATING TO THIS AGREEMENT EXCEED THE GREATER OF (A) </w:t>
      </w:r>
      <w:del w:id="17" w:author="Marcus Webb" w:date="2024-02-15T09:00:00Z">
        <w:r>
          <w:delText>USD 1,000,000</w:delText>
        </w:r>
      </w:del>
      <w:commentRangeStart w:id="22"/>
      <w:ins w:id="18" w:author="Marcus Webb" w:date="2024-02-15T09:00:00Z">
        <w:r>
          <w:t>USD 500,000</w:t>
        </w:r>
      </w:ins>
      <w:commentRangeEnd w:id="22"/>
      <w:r>
        <w:rPr>
          <w:rStyle w:val="CommentReference"/>
        </w:rPr>
        <w:commentReference w:id="22"/>
      </w:r>
      <w:r>
        <w:rPr>
          <w:rStyle w:val="CommentReference"/>
        </w:rPr>
        <w:commentReference w:id="23"/>
      </w:r>
      <w:r>
        <w:rPr>
          <w:rStyle w:val="CommentReference"/>
        </w:rPr>
        <w:commentReference w:id="24"/>
      </w:r>
      <w:r>
        <w:t xml:space="preserve"> OR (B) THE TOTAL FEES ACTUALLY PAID BY CLIENT TO SERVICE PROVIDER IN THE TWELVE (12) MONTHS IMMEDIATELY PRECEDING THE EVENT GIVING RISE TO THE CLAIM. THE PARTIES ACKNOWLEDGE THAT THESE LIMITATIONS REFLECT A REASONABLE ALLOCATION OF RISK AND FORM AN ESSENTIAL BASIS OF THE BARGAIN BETWEEN THEM.</w:t>
      </w:r>
    </w:p>
    <w:p>
      <w:r>
        <w:t/>
      </w:r>
    </w:p>
    <w:p w14:paraId="10000016">
      <w:pPr>
        <w:rPr>
          <w:b/>
          <w:sz w:val="26"/>
        </w:rPr>
      </w:pPr>
      <w:r>
        <w:rPr>
          <w:b/>
          <w:sz w:val="26"/>
        </w:rPr>
        <w:t>7.  INDEMNIFICATION</w:t>
      </w:r>
    </w:p>
    <w:p w14:paraId="10000017">
      <w:r>
        <w:t xml:space="preserve">Each party (“Indemnifying Party”) shall indemnify, defend, and hold harmless the other party and its officers, directors, employees, and agents (“Indemnified Parties”) from and against any third-party claims, damages, losses, and expenses (including reasonable legal fees) arising out of or relating to: (a) the Indemnifying Party’s breach of any representation, warranty, or obligation under this Agreement; or (b) the Indemnifying Party’s gross negligence or wilful misconduct. </w:t>
      </w:r>
      <w:ins w:id="19" w:author="Sarah Chen" w:date="2024-02-20T14:00:00Z">
        <w:r>
          <w:t>Notwithstanding the foregoing, Service Provider’s indemnification obligation shall not apply to any claim arising from Client’s modification of the Software without Service Provider’s prior written approval, or from Client’s use of the Software in a manner not contemplated by the technical specifications in Exhibit A.</w:t>
        </w:r>
      </w:ins>
    </w:p>
    <w:p>
      <w:r>
        <w:t/>
      </w:r>
    </w:p>
    <w:p w14:paraId="10000018">
      <w:pPr>
        <w:rPr>
          <w:b/>
          <w:sz w:val="26"/>
        </w:rPr>
      </w:pPr>
      <w:r>
        <w:rPr>
          <w:b/>
          <w:sz w:val="26"/>
        </w:rPr>
        <w:t>8.  CONFIDENTIALITY</w:t>
      </w:r>
    </w:p>
    <w:p w14:paraId="10000019">
      <w:r>
        <w:t xml:space="preserve">Each party (“Receiving Party”) agrees to hold in strict confidence all non-public, proprietary information of the other party (“Disclosing Party”) disclosed in connection with this Agreement (“Confidential Information”) and to use such information solely for performing its obligations or exercising its rights hereunder. This obligation shall survive termination for a period of </w:t>
      </w:r>
      <w:del w:id="11" w:author="Marcus Webb" w:date="2024-02-01T10:00:00Z">
        <w:r>
          <w:delText>five (5)</w:delText>
        </w:r>
      </w:del>
      <w:commentRangeStart w:id="8"/>
      <w:ins w:id="12" w:author="Marcus Webb" w:date="2024-02-01T10:00:00Z">
        <w:r>
          <w:t>two (2)</w:t>
        </w:r>
      </w:ins>
      <w:commentRangeEnd w:id="8"/>
      <w:r>
        <w:rPr>
          <w:rStyle w:val="CommentReference"/>
        </w:rPr>
        <w:commentReference w:id="8"/>
      </w:r>
      <w:r>
        <w:rPr>
          <w:rStyle w:val="CommentReference"/>
        </w:rPr>
        <w:commentReference w:id="9"/>
      </w:r>
      <w:r>
        <w:t xml:space="preserve"> years. Confidential Information does not include information that: (i) is or becomes publicly available through no fault of the Receiving Party; (ii) was rightfully known to the Receiving Party before disclosure; (iii) is independently developed by the Receiving Party without reference to the Confidential Information; or (iv) is required to be disclosed by applicable law or court order, provided the Receiving Party gives prompt written notice to the Disclosing Party and cooperates in seeking a protective order.</w:t>
      </w:r>
    </w:p>
    <w:p>
      <w:r>
        <w:t/>
      </w:r>
    </w:p>
    <w:p w14:paraId="1000001A">
      <w:pPr>
        <w:rPr>
          <w:b/>
          <w:sz w:val="26"/>
        </w:rPr>
      </w:pPr>
      <w:r>
        <w:rPr>
          <w:b/>
          <w:sz w:val="26"/>
        </w:rPr>
        <w:t>9.  TERM AND TERMINATION</w:t>
      </w:r>
    </w:p>
    <w:p w14:paraId="1000001B">
      <w:r>
        <w:t xml:space="preserve">This Agreement commences on the Effective Date and continues until the later of: (a) completion of all deliverables and acceptance by Client; or (b) expiry of the support retainer period, unless terminated earlier pursuant to this Section. Either party may terminate this Agreement for convenience upon </w:t>
      </w:r>
      <w:del w:id="13" w:author="Sarah Chen" w:date="2024-02-03T09:00:00Z">
        <w:r>
          <w:delText>ninety (90)</w:delText>
        </w:r>
      </w:del>
      <w:commentRangeStart w:id="10"/>
      <w:ins w:id="14" w:author="Sarah Chen" w:date="2024-02-03T09:00:00Z">
        <w:r>
          <w:t>thirty (30)</w:t>
        </w:r>
      </w:ins>
      <w:commentRangeEnd w:id="10"/>
      <w:r>
        <w:rPr>
          <w:rStyle w:val="CommentReference"/>
        </w:rPr>
        <w:commentReference w:id="10"/>
      </w:r>
      <w:r>
        <w:rPr>
          <w:rStyle w:val="CommentReference"/>
        </w:rPr>
        <w:commentReference w:id="11"/>
      </w:r>
      <w:r>
        <w:rPr>
          <w:rStyle w:val="CommentReference"/>
        </w:rPr>
        <w:commentReference w:id="12"/>
      </w:r>
      <w:r>
        <w:t xml:space="preserve"> days’ prior written notice to the other party. Either party may terminate immediately for cause upon written notice if the other party commits a material breach and fails to cure such breach within fifteen (15) business days of receiving written notice specifying the breach in reasonable detail. Upon termination for any reason, each party shall promptly return or destroy the other party’s Confidential Information and, upon request, certify such destruction in writing. Sections 4 (Intellectual Property), 6 (Limitation of Liability), 7 (Indemnification), 8 (Confidentiality), and 10 (Governing Law) shall survive termination.</w:t>
      </w:r>
    </w:p>
    <w:p>
      <w:r>
        <w:t/>
      </w:r>
    </w:p>
    <w:p w14:paraId="1000001C">
      <w:pPr>
        <w:rPr>
          <w:b/>
          <w:sz w:val="26"/>
        </w:rPr>
      </w:pPr>
      <w:r>
        <w:rPr>
          <w:b/>
          <w:sz w:val="26"/>
        </w:rPr>
        <w:t>10.  GOVERNING LAW</w:t>
      </w:r>
    </w:p>
    <w:p w14:paraId="1000001D">
      <w:r>
        <w:t xml:space="preserve">This Agreement shall be governed by and construed in accordance with the laws of the </w:t>
      </w:r>
      <w:commentRangeStart w:id="13"/>
      <w:r>
        <w:t>State of New York</w:t>
      </w:r>
      <w:commentRangeEnd w:id="13"/>
      <w:r>
        <w:rPr>
          <w:rStyle w:val="CommentReference"/>
        </w:rPr>
        <w:commentReference w:id="13"/>
      </w:r>
      <w:r>
        <w:rPr>
          <w:rStyle w:val="CommentReference"/>
        </w:rPr>
        <w:commentReference w:id="14"/>
      </w:r>
      <w:r>
        <w:rPr>
          <w:rStyle w:val="CommentReference"/>
        </w:rPr>
        <w:commentReference w:id="15"/>
      </w:r>
      <w:r>
        <w:t>, without regard to its conflict-of-laws principles. Each party irrevocably submits to the exclusive jurisdiction of the state and federal courts sitting in New York County, New York for the resolution of any dispute arising under or relating to this Agreement. Process may be served by any means authorised under the laws of the State of New York.</w:t>
      </w:r>
    </w:p>
    <w:p>
      <w:r>
        <w:t/>
      </w:r>
    </w:p>
    <w:p w14:paraId="1000001E">
      <w:pPr>
        <w:rPr>
          <w:b/>
          <w:sz w:val="26"/>
        </w:rPr>
      </w:pPr>
      <w:r>
        <w:rPr>
          <w:b/>
          <w:sz w:val="26"/>
        </w:rPr>
        <w:t>11.  DELIVERABLES</w:t>
      </w:r>
    </w:p>
    <w:moveTo w:id="3" w:author="Marcus Webb" w:date="2024-01-25T14:00:00Z">
      <w:p w14:paraId="1000001F">
        <w:r>
          <w:t>Service Provider shall deliver the Software in three (3) phases as set out in the project schedule attached as Exhibit B. Phase 1 (Requirements &amp; Architecture) shall be completed by March 31, 2024; Phase 2 (Development &amp; Integration) by June 30, 2024; Phase 3 (UAT &amp; Go-Live) by September 30, 2024. Each phase shall conclude with a written acceptance sign-off from Client within ten (10) business days of delivery. Failure to provide written rejection within that period shall constitute deemed acceptance.</w:t>
        </w:r>
      </w:p>
    </w:moveTo>
    <w:p>
      <w:r>
        <w:t/>
      </w:r>
    </w:p>
    <w:p w14:paraId="10000020">
      <w:pPr>
        <w:rPr>
          <w:b/>
          <w:sz w:val="26"/>
        </w:rPr>
      </w:pPr>
      <w:r>
        <w:rPr>
          <w:b/>
          <w:sz w:val="26"/>
        </w:rPr>
        <w:t>12.  DATA PROTECTION</w:t>
      </w:r>
    </w:p>
    <w:moveTo w:id="4" w:author="Sarah Chen" w:date="2024-02-20T11:00:00Z">
      <w:p w14:paraId="10000021">
        <w:r>
          <w:t>Service Provider shall implement and maintain appropriate technical and organisational measures to protect Client’s data processed under this Agreement, including at minimum: AES-256 encryption at rest and in transit; role-based access controls; annual penetration testing by a qualified third party; and incident response procedures capable of notifying Client within 72 hours of discovery of any personal data breach. Service Provider shall not transfer Client data outside the United States without Client’s prior written consent.</w:t>
        </w:r>
      </w:p>
    </w:moveTo>
    <w:p>
      <w:r>
        <w:t/>
      </w:r>
    </w:p>
    <w:p w14:paraId="10000022">
      <w:pPr>
        <w:rPr>
          <w:b/>
          <w:sz w:val="26"/>
        </w:rPr>
      </w:pPr>
      <w:r>
        <w:rPr>
          <w:b/>
          <w:sz w:val="26"/>
        </w:rPr>
        <w:t>13.  GENERAL PROVISIONS</w:t>
      </w:r>
    </w:p>
    <w:p w14:paraId="10000023">
      <w:commentRangeStart w:id="25"/>
      <w:r>
        <w:t>This Agreement, together with all Exhibits, constitutes the entire agreement between the Parties with respect to its subject matter and supersedes all prior agreements, representations, and understandings between the Parties, including the Letter of Intent dated December 1, 2023. Any amendment must be in writing and signed by authorised representatives of both Parties. If any provision is held invalid or unenforceable, the remaining provisions shall continue in full force and effect. Neither party may assign this Agreement without the other party’s prior written consent (not to be unreasonably withheld or delayed), except that either party may assign to an affiliate or to a successor in connection with a merger or acquisition of all or substantially all of its assets. Notices under this Agreement shall be in writing and delivered by email with read-receipt confirmation or by overnight courier to the addresses set out in the signature block.</w:t>
      </w:r>
      <w:commentRangeEnd w:id="25"/>
      <w:r>
        <w:rPr>
          <w:rStyle w:val="CommentReference"/>
        </w:rPr>
        <w:commentReference w:id="25"/>
      </w:r>
    </w:p>
    <w:sectPr/>
  </w:body>
</w:document>
</file>

<file path=word/comments.xml><?xml version="1.0" encoding="utf-8"?>
<w:comments xmlns:w="http://schemas.openxmlformats.org/wordprocessingml/2006/main" xmlns:w14="http://schemas.microsoft.com/office/word/2010/wordml" xmlns:w15="http://schemas.microsoft.com/office/word/2012/wordml">
  <w:comment w:id="1" w:author="Marcus Webb" w:date="2024-01-15T10:30:00Z" w:initials="MW">
    <w:p w14:paraId="C0000001" w14:textId="FFFFFFFF">
      <w:pPr>
        <w:pStyle w:val="CommentText"/>
      </w:pPr>
      <w:r>
        <w:rPr>
          <w:rStyle w:val="CommentReference"/>
        </w:rPr>
        <w:annotationRef/>
      </w:r>
      <w:r>
        <w:t>Quick process note — to confirm: the Effective Date is tied to the date of final countersignature by the last party to sign, not the calendar date written above? Acme’s finance team flagged a discrepancy on this in our last engagement and we want to be explicit. Suggest adding: “…the date last signed below.”</w:t>
      </w:r>
    </w:p>
  </w:comment>
  <w:comment w:id="2" w:author="Marcus Webb" w:date="2024-01-15T11:00:00Z" w:initials="MW">
    <w:p w14:paraId="C0000002" w14:textId="FFFFFFFF">
      <w:pPr>
        <w:pStyle w:val="CommentText"/>
      </w:pPr>
      <w:r>
        <w:rPr>
          <w:rStyle w:val="CommentReference"/>
        </w:rPr>
        <w:annotationRef/>
      </w:r>
      <w:r>
        <w:t>I’d recommend we either define “necessary” by reference to the staffing schedule in Exhibit B, or add an explicit cost cap. As currently drafted this clause could be read as requiring Service Provider to bear unlimited procurement costs, which is not the commercial intent. Happy to suggest language if helpful.</w:t>
      </w:r>
    </w:p>
  </w:comment>
  <w:comment w:id="3" w:author="Sarah Chen" w:date="2024-01-22T14:00:00Z" w:initials="SC">
    <w:p w14:paraId="C0000003" w14:textId="FFFFFFFF">
      <w:pPr>
        <w:pStyle w:val="CommentText"/>
      </w:pPr>
      <w:r>
        <w:rPr>
          <w:rStyle w:val="CommentReference"/>
        </w:rPr>
        <w:annotationRef/>
      </w:r>
      <w:r>
        <w:t>Thirty days was expressly agreed in the LOI (paragraph 4) and is non-negotiable from Acme’s side. I have updated the clause accordingly. Do not revert this.</w:t>
      </w:r>
    </w:p>
  </w:comment>
  <w:comment w:id="4" w:author="Marcus Webb" w:date="2024-01-23T09:15:00Z" w:initials="MW">
    <w:p w14:paraId="C0000004" w14:textId="FFFFFFFF">
      <w:pPr>
        <w:pStyle w:val="CommentText"/>
      </w:pPr>
      <w:r>
        <w:rPr>
          <w:rStyle w:val="CommentReference"/>
        </w:rPr>
        <w:annotationRef/>
      </w:r>
      <w:r>
        <w:t>No objection to 30 days — understood and accepted. My only question: are these calendar days or business days? The LOI used the term “days” without qualification. We are fine with calendar days provided that is what the text says.</w:t>
      </w:r>
    </w:p>
  </w:comment>
  <w:comment w:id="5" w:author="Sarah Chen" w:date="2024-01-23T10:00:00Z" w:initials="SC">
    <w:p w14:paraId="C0000005" w14:textId="FFFFFFFF">
      <w:pPr>
        <w:pStyle w:val="CommentText"/>
      </w:pPr>
      <w:r>
        <w:rPr>
          <w:rStyle w:val="CommentReference"/>
        </w:rPr>
        <w:annotationRef/>
      </w:r>
      <w:r>
        <w:t>Calendar days, confirmed. I have added “calendar” to the clause. This point is closed.</w:t>
      </w:r>
    </w:p>
  </w:comment>
  <w:comment w:id="6" w:author="Sarah Chen" w:date="2024-01-20T09:00:00Z" w:initials="SC">
    <w:p w14:paraId="C0000006" w14:textId="FFFFFFFF">
      <w:pPr>
        <w:pStyle w:val="CommentText"/>
      </w:pPr>
      <w:r>
        <w:rPr>
          <w:rStyle w:val="CommentReference"/>
        </w:rPr>
        <w:annotationRef/>
      </w:r>
      <w:r>
        <w:t>This MUST read “solely in Client.” Co-ownership is commercially unworkable — it prevents Client from licensing, enforcing, or sublicensing the Software without TechVenture’s consent. This has been litigated in multiple jurisdictions and we will not accept “jointly.” Do NOT soften this language.</w:t>
      </w:r>
    </w:p>
  </w:comment>
  <w:comment w:id="7" w:author="Marcus Webb" w:date="2024-01-24T11:30:00Z" w:initials="MW">
    <w:p w14:paraId="C0000007" w14:textId="FFFFFFFF">
      <w:pPr>
        <w:pStyle w:val="CommentText"/>
      </w:pPr>
      <w:r>
        <w:rPr>
          <w:rStyle w:val="CommentReference"/>
        </w:rPr>
        <w:annotationRef/>
      </w:r>
      <w:r>
        <w:t>We understand Acme’s position but a blanket assignment of “all IP” is not acceptable. TechVenture has 12 years of proprietary algorithms, ML models, and tooling baked into everything we ship. I have inserted a Background IP carve-out in the paragraph below — please review before we can agree to the “solely in Client” formulation. The carve-out is standard in every engagement we run.</w:t>
      </w:r>
    </w:p>
  </w:comment>
  <w:comment w:id="8" w:author="Jennifer Park" w:date="2024-02-01T16:00:00Z" w:initials="JP">
    <w:p w14:paraId="C0000008" w14:textId="FFFFFFFF">
      <w:pPr>
        <w:pStyle w:val="CommentText"/>
      </w:pPr>
      <w:r>
        <w:rPr>
          <w:rStyle w:val="CommentReference"/>
        </w:rPr>
        <w:annotationRef/>
      </w:r>
      <w:r>
        <w:t>Should this be longer? Our standard template uses five years for software development agreements, particularly where the contractor has access to our warehouse throughput and inventory data. I want to make sure we are protected if TechVenture later works with a direct competitor such as GlobalStock Inc.</w:t>
      </w:r>
    </w:p>
  </w:comment>
  <w:comment w:id="9" w:author="Sarah Chen" w:date="2024-02-02T09:30:00Z" w:initials="SC">
    <w:p w14:paraId="C0000009" w14:textId="FFFFFFFF">
      <w:pPr>
        <w:pStyle w:val="CommentText"/>
      </w:pPr>
      <w:r>
        <w:rPr>
          <w:rStyle w:val="CommentReference"/>
        </w:rPr>
        <w:annotationRef/>
      </w:r>
      <w:r>
        <w:t>Jennifer — good instinct but getting to five years would be a hard negotiation. Two years was already a concession from their original ask of one year. We also have the non-compete in Schedule C covering the top six retailers. My recommendation: hold at two years and only revisit if TechVenture pushes back on the non-compete scope.</w:t>
      </w:r>
    </w:p>
  </w:comment>
  <w:comment w:id="10" w:author="David Okafor" w:date="2024-02-03T08:45:00Z" w:initials="DO">
    <w:p w14:paraId="C000000A" w14:textId="FFFFFFFF">
      <w:pPr>
        <w:pStyle w:val="CommentText"/>
      </w:pPr>
      <w:r>
        <w:rPr>
          <w:rStyle w:val="CommentReference"/>
        </w:rPr>
        <w:annotationRef/>
      </w:r>
      <w:r>
        <w:t>Thirty days is completely unworkable for TechVenture. We have three active subcontractors on this project (UI/UX, QA, DevOps), infrastructure commitments totalling USD 34,000 per month, and a six-week minimum handover cycle for any client. We need ninety (90) days minimum or this deal does not work for us. I am flagging this as a blocker.</w:t>
      </w:r>
    </w:p>
  </w:comment>
  <w:comment w:id="11" w:author="Sarah Chen" w:date="2024-02-05T10:00:00Z" w:initials="SC">
    <w:p w14:paraId="C000000B" w14:textId="FFFFFFFF">
      <w:pPr>
        <w:pStyle w:val="CommentText"/>
      </w:pPr>
      <w:r>
        <w:rPr>
          <w:rStyle w:val="CommentReference"/>
        </w:rPr>
        <w:annotationRef/>
      </w:r>
      <w:r>
        <w:t>David, we appreciate the transparency on the operational constraints. Acme is prepared to move to sixty (60) days as a compromise position. This is consistent with industry standard for contracts of this size and value and should provide adequate runway for an orderly wind-down. Please confirm if sixty days is acceptable so we can update the clause and progress to execution.</w:t>
      </w:r>
    </w:p>
  </w:comment>
  <w:comment w:id="12" w:author="David Okafor" w:date="2024-02-06T08:00:00Z" w:initials="DO">
    <w:p w14:paraId="C000000C" w14:textId="FFFFFFFF">
      <w:pPr>
        <w:pStyle w:val="CommentText"/>
      </w:pPr>
      <w:r>
        <w:rPr>
          <w:rStyle w:val="CommentReference"/>
        </w:rPr>
        <w:annotationRef/>
      </w:r>
      <w:r>
        <w:t>Sixty days works for TechVenture. Agreed, subject to all remaining open points being resolved satisfactorily.</w:t>
      </w:r>
    </w:p>
  </w:comment>
  <w:comment w:id="13" w:author="Marcus Webb" w:date="2024-02-10T14:00:00Z" w:initials="MW">
    <w:p w14:paraId="C000000D" w14:textId="FFFFFFFF">
      <w:pPr>
        <w:pStyle w:val="CommentText"/>
      </w:pPr>
      <w:r>
        <w:rPr>
          <w:rStyle w:val="CommentReference"/>
        </w:rPr>
        <w:annotationRef/>
      </w:r>
      <w:r>
        <w:t>TechVenture is incorporated in Delaware and our external litigation counsel is based in San Francisco. New York law creates unnecessary cost and jurisdictional complexity for us in any dispute scenario. We would strongly prefer Delaware (our state of incorporation) or California as the governing law. Happy to discuss on a call.</w:t>
      </w:r>
    </w:p>
  </w:comment>
  <w:comment w:id="14" w:author="Sarah Chen" w:date="2024-02-11T09:00:00Z" w:initials="SC">
    <w:p w14:paraId="C000000E" w14:textId="FFFFFFFF">
      <w:pPr>
        <w:pStyle w:val="CommentText"/>
      </w:pPr>
      <w:r>
        <w:rPr>
          <w:rStyle w:val="CommentReference"/>
        </w:rPr>
        <w:annotationRef/>
      </w:r>
      <w:r>
        <w:t>Acme’s entire legal function runs on New York law. Our GC has final say on this and has said no. New York stays. This is not open for further discussion.</w:t>
      </w:r>
    </w:p>
  </w:comment>
  <w:comment w:id="15" w:author="Marcus Webb" w:date="2024-02-12T10:30:00Z" w:initials="MW">
    <w:p w14:paraId="C000000F" w14:textId="FFFFFFFF">
      <w:pPr>
        <w:pStyle w:val="CommentText"/>
      </w:pPr>
      <w:r>
        <w:rPr>
          <w:rStyle w:val="CommentReference"/>
        </w:rPr>
        <w:annotationRef/>
      </w:r>
      <w:r>
        <w:t>Noted and accepted — TechVenture will accept New York governing law. However, we do require that any disputes be submitted to binding arbitration under AAA Commercial Arbitration Rules rather than court litigation. Arbitration is standard in all our commercial agreements and I trust this will not be an issue for Acme.</w:t>
      </w:r>
    </w:p>
  </w:comment>
  <w:comment w:id="16" w:author="Jennifer Park" w:date="2024-01-16T09:00:00Z" w:initials="JP">
    <w:p w14:paraId="C0000010" w14:textId="FFFFFFFF">
      <w:pPr>
        <w:pStyle w:val="CommentText"/>
      </w:pPr>
      <w:r>
        <w:rPr>
          <w:rStyle w:val="CommentReference"/>
        </w:rPr>
        <w:annotationRef/>
      </w:r>
      <w:r>
        <w:t>The USD 150,000 fixed fee is in line with the budget approved by Acme’s Finance Committee on January 10, 2024 (ref FC-2024-003). Just confirming the milestone split (45/60/45) is consistent with the payment schedule discussed in the December 14 kickoff call. Please also confirm whether the support retainer of USD 8,500/month is within the original scope or requires a separate PO.</w:t>
      </w:r>
    </w:p>
  </w:comment>
  <w:comment w:id="17" w:author="David Okafor" w:date="2024-01-18T14:00:00Z" w:initials="DO">
    <w:p w14:paraId="C0000011" w14:textId="FFFFFFFF">
      <w:pPr>
        <w:pStyle w:val="CommentText"/>
      </w:pPr>
      <w:r>
        <w:rPr>
          <w:rStyle w:val="CommentReference"/>
        </w:rPr>
        <w:annotationRef/>
      </w:r>
      <w:r>
        <w:t>We agreed USD 50,000 for Phase 3 on the December 14 call. Reducing it to USD 45,000 now is a unilateral change to a deal term that was already settled. The total fixed fee drops from USD 155,000 to USD 150,000. TechVenture will not absorb a USD 5,000 haircut at this stage of negotiations.</w:t>
      </w:r>
    </w:p>
  </w:comment>
  <w:comment w:id="18" w:author="Sarah Chen" w:date="2024-01-19T09:30:00Z" w:initials="SC">
    <w:p w14:paraId="C0000012" w14:textId="FFFFFFFF">
      <w:pPr>
        <w:pStyle w:val="CommentText"/>
      </w:pPr>
      <w:r>
        <w:rPr>
          <w:rStyle w:val="CommentReference"/>
        </w:rPr>
        <w:annotationRef/>
      </w:r>
      <w:r>
        <w:t>David — the December 14 call summary (attached) records the Phase 3 fee as “to be confirmed” pending scope finalisation. The reduction reflects the descoping of the mobile app component agreed on January 8. The total fee of USD 150,000 is what Acme’s board approved and we cannot go above that.</w:t>
      </w:r>
    </w:p>
  </w:comment>
  <w:comment w:id="19" w:author="Marcus Webb" w:date="2024-01-20T08:00:00Z" w:initials="MW">
    <w:p w14:paraId="C0000013" w14:textId="FFFFFFFF">
      <w:pPr>
        <w:pStyle w:val="CommentText"/>
      </w:pPr>
      <w:r>
        <w:rPr>
          <w:rStyle w:val="CommentReference"/>
        </w:rPr>
        <w:annotationRef/>
      </w:r>
      <w:r>
        <w:t>Having reviewed the December 14 notes I believe there is a genuine misunderstanding on both sides. To move things forward: TechVenture will accept USD 45,000 for Phase 3 on the condition that Phase 2 remains at USD 60,000 and the support retainer is confirmed at USD 8,500 per month. Please confirm and we can close this.</w:t>
      </w:r>
    </w:p>
  </w:comment>
  <w:comment w:id="20" w:author="Sarah Chen" w:date="2024-02-08T11:00:00Z" w:initials="SC">
    <w:p w14:paraId="C0000014" w14:textId="FFFFFFFF">
      <w:pPr>
        <w:pStyle w:val="CommentText"/>
      </w:pPr>
      <w:r>
        <w:rPr>
          <w:rStyle w:val="CommentReference"/>
        </w:rPr>
        <w:annotationRef/>
      </w:r>
      <w:r>
        <w:t>Six months is dangerously short for an ERP integration of this complexity. Latent defects in warehouse management software can take six to nine months to surface in production. Acme’s standard for custom software is twelve months and I see no basis to deviate here.</w:t>
      </w:r>
    </w:p>
  </w:comment>
  <w:comment w:id="21" w:author="Marcus Webb" w:date="2024-02-09T09:00:00Z" w:initials="MW">
    <w:p w14:paraId="C0000015" w14:textId="FFFFFFFF">
      <w:pPr>
        <w:pStyle w:val="CommentText"/>
      </w:pPr>
      <w:r>
        <w:rPr>
          <w:rStyle w:val="CommentReference"/>
        </w:rPr>
        <w:annotationRef/>
      </w:r>
      <w:r>
        <w:t>Sarah, we understand the concern. Our reasoning: the UAT period under Phase 3 already provides a structured acceptance window, and post go-live the support retainer (12 months, USD 102,000) covers bug-fixes and defects. Taken together the client has 12+ months of coverage — the warranty and retainer together achieve what a standalone 12-month warranty would. Six months for the formal warranty period is reasonable in that context.</w:t>
      </w:r>
    </w:p>
  </w:comment>
  <w:comment w:id="22" w:author="Sarah Chen" w:date="2024-02-15T10:00:00Z" w:initials="SC">
    <w:p w14:paraId="C0000016" w14:textId="FFFFFFFF">
      <w:pPr>
        <w:pStyle w:val="CommentText"/>
      </w:pPr>
      <w:r>
        <w:rPr>
          <w:rStyle w:val="CommentReference"/>
        </w:rPr>
        <w:annotationRef/>
      </w:r>
      <w:r>
        <w:t>USD 500,000 is completely inadequate. The contract value alone is USD 252,000 (USD 150,000 fixed + USD 102,000 retainer). If the Software fails in production across three distribution centres we are looking at potential losses well above USD 1,000,000. We need the cap at USD 1,000,000 minimum.</w:t>
      </w:r>
    </w:p>
  </w:comment>
  <w:comment w:id="23" w:author="Marcus Webb" w:date="2024-02-16T09:15:00Z" w:initials="MW">
    <w:p w14:paraId="C0000017" w14:textId="FFFFFFFF">
      <w:pPr>
        <w:pStyle w:val="CommentText"/>
      </w:pPr>
      <w:r>
        <w:rPr>
          <w:rStyle w:val="CommentReference"/>
        </w:rPr>
        <w:annotationRef/>
      </w:r>
      <w:r>
        <w:t>Sarah, a USD 1,000,000 cap on a USD 150,000 fixed-fee engagement is a 6.7× multiplier — that is not a commercially rational risk allocation for a software vendor. USD 500,000 equals 3.3× the fixed fee and is at the upper bound of what TechVenture’s professional indemnity insurance covers. We cannot go above USD 500,000.</w:t>
      </w:r>
    </w:p>
  </w:comment>
  <w:comment w:id="24" w:author="David Okafor" w:date="2024-02-17T08:30:00Z" w:initials="DO">
    <w:p w14:paraId="C0000018" w14:textId="FFFFFFFF">
      <w:pPr>
        <w:pStyle w:val="CommentText"/>
      </w:pPr>
      <w:r>
        <w:rPr>
          <w:rStyle w:val="CommentReference"/>
        </w:rPr>
        <w:annotationRef/>
      </w:r>
      <w:r>
        <w:t>To add context: TechVenture carries USD 1,000,000 in professional indemnity cover but half of that is already committed to two other active engagements. USD 500,000 is the hard ceiling from our insurer's perspective. Marcus is correct on this one.</w:t>
      </w:r>
    </w:p>
  </w:comment>
  <w:comment w:id="25" w:author="Jennifer Park" w:date="2024-02-22T17:00:00Z" w:initials="JP">
    <w:p w14:paraId="C0000019" w14:textId="FFFFFFFF">
      <w:pPr>
        <w:pStyle w:val="CommentText"/>
      </w:pPr>
      <w:r>
        <w:rPr>
          <w:rStyle w:val="CommentReference"/>
        </w:rPr>
        <w:annotationRef/>
      </w:r>
      <w:r>
        <w:t>From Acme’s engineering side: all substantive points are now resolved to my satisfaction. The milestone dates in Exhibit B align with our Q3 go-live target for the Newark pilot. Sarah — please confirm from legal and we can move to final execution. Well done to everyone on getting this over the line.</w:t>
      </w:r>
    </w:p>
  </w:comment>
</w:comments>
</file>

<file path=word/commentsExtended.xml><?xml version="1.0" encoding="utf-8"?>
<w15:commentsEx xmlns:w15="http://schemas.microsoft.com/office/word/2012/wordml">
  <w15:commentEx w15:paraId="C0000001" w15:done="0"/>
  <w15:commentEx w15:paraId="C0000002" w15:done="0"/>
  <w15:commentEx w15:paraId="C0000003" w15:done="0"/>
  <w15:commentEx w15:paraId="C0000004" w15:done="0" w15:paraIdParent="C0000003"/>
  <w15:commentEx w15:paraId="C0000005" w15:done="0" w15:paraIdParent="C0000003"/>
  <w15:commentEx w15:paraId="C0000006" w15:done="0"/>
  <w15:commentEx w15:paraId="C0000007" w15:done="0" w15:paraIdParent="C0000006"/>
  <w15:commentEx w15:paraId="C0000008" w15:done="0"/>
  <w15:commentEx w15:paraId="C0000009" w15:done="0" w15:paraIdParent="C0000008"/>
  <w15:commentEx w15:paraId="C000000A" w15:done="0"/>
  <w15:commentEx w15:paraId="C000000B" w15:done="0" w15:paraIdParent="C000000A"/>
  <w15:commentEx w15:paraId="C000000C" w15:done="0" w15:paraIdParent="C000000A"/>
  <w15:commentEx w15:paraId="C000000D" w15:done="0"/>
  <w15:commentEx w15:paraId="C000000E" w15:done="0" w15:paraIdParent="C000000D"/>
  <w15:commentEx w15:paraId="C000000F" w15:done="0" w15:paraIdParent="C000000D"/>
  <w15:commentEx w15:paraId="C0000010" w15:done="0"/>
  <w15:commentEx w15:paraId="C0000011" w15:done="0"/>
  <w15:commentEx w15:paraId="C0000012" w15:done="0" w15:paraIdParent="C0000011"/>
  <w15:commentEx w15:paraId="C0000013" w15:done="0" w15:paraIdParent="C0000011"/>
  <w15:commentEx w15:paraId="C0000014" w15:done="0"/>
  <w15:commentEx w15:paraId="C0000015" w15:done="0" w15:paraIdParent="C0000014"/>
  <w15:commentEx w15:paraId="C0000016" w15:done="0"/>
  <w15:commentEx w15:paraId="C0000017" w15:done="0" w15:paraIdParent="C0000016"/>
  <w15:commentEx w15:paraId="C0000018" w15:done="0" w15:paraIdParent="C0000016"/>
  <w15:commentEx w15:paraId="C0000019" w15:done="0"/>
</w15:commentsEx>
</file>

<file path=word/commentsIds.xml><?xml version="1.0" encoding="utf-8"?>
<w16cid:commentsIds xmlns:w16cid="http://schemas.microsoft.com/office/word/2016/wordml/cid">
  <w16cid:commentId w16cid:paraId="C0000001" w16cid:durableId="1"/>
  <w16cid:commentId w16cid:paraId="C0000002" w16cid:durableId="2"/>
  <w16cid:commentId w16cid:paraId="C0000003" w16cid:durableId="3"/>
  <w16cid:commentId w16cid:paraId="C0000004" w16cid:durableId="4"/>
  <w16cid:commentId w16cid:paraId="C0000005" w16cid:durableId="5"/>
  <w16cid:commentId w16cid:paraId="C0000006" w16cid:durableId="6"/>
  <w16cid:commentId w16cid:paraId="C0000007" w16cid:durableId="7"/>
  <w16cid:commentId w16cid:paraId="C0000008" w16cid:durableId="8"/>
  <w16cid:commentId w16cid:paraId="C0000009" w16cid:durableId="9"/>
  <w16cid:commentId w16cid:paraId="C000000A" w16cid:durableId="10"/>
  <w16cid:commentId w16cid:paraId="C000000B" w16cid:durableId="11"/>
  <w16cid:commentId w16cid:paraId="C000000C" w16cid:durableId="12"/>
  <w16cid:commentId w16cid:paraId="C000000D" w16cid:durableId="13"/>
  <w16cid:commentId w16cid:paraId="C000000E" w16cid:durableId="14"/>
  <w16cid:commentId w16cid:paraId="C000000F" w16cid:durableId="15"/>
  <w16cid:commentId w16cid:paraId="C0000010" w16cid:durableId="16"/>
  <w16cid:commentId w16cid:paraId="C0000011" w16cid:durableId="17"/>
  <w16cid:commentId w16cid:paraId="C0000012" w16cid:durableId="18"/>
  <w16cid:commentId w16cid:paraId="C0000013" w16cid:durableId="19"/>
  <w16cid:commentId w16cid:paraId="C0000014" w16cid:durableId="20"/>
  <w16cid:commentId w16cid:paraId="C0000015" w16cid:durableId="21"/>
  <w16cid:commentId w16cid:paraId="C0000016" w16cid:durableId="22"/>
  <w16cid:commentId w16cid:paraId="C0000017" w16cid:durableId="23"/>
  <w16cid:commentId w16cid:paraId="C0000018" w16cid:durableId="24"/>
  <w16cid:commentId w16cid:paraId="C0000019" w16cid:durableId="25"/>
</w16cid:commentsIds>
</file>

<file path=word/styles.xml><?xml version="1.0" encoding="utf-8"?>
<w:styles xmlns:w="http://schemas.openxmlformats.org/wordprocessingml/2006/main">
  <w:style w:type="paragraph" w:default="1" w:styleId="Normal">
    <w:name w:val="Normal"/>
    <w:rPr>
      <w:sz w:val="24"/>
      <w:szCs w:val="24"/>
    </w:rPr>
  </w:style>
  <w:style w:type="character" w:styleId="CommentReference">
    <w:name w:val="Comment Reference"/>
    <w:rPr>
      <w:sz w:val="16"/>
    </w:rPr>
  </w:style>
  <w:style w:type="paragraph" w:styleId="CommentText">
    <w:name w:val="Comment Text"/>
    <w:pPr/>
    <w:rPr>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microsoft.com/office/2011/relationships/commentsExtended" Target="commentsExtended.xml"/><Relationship Id="rId4" Type="http://schemas.microsoft.com/office/2016/09/relationships/commentsIds" Target="commentsIds.xml"/></Relationships>
</file>